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8DC4C" w14:textId="76FDBE89" w:rsidR="00B1430D" w:rsidRDefault="00B1430D" w:rsidP="00B1430D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eastAsia="pl-PL"/>
        </w:rPr>
      </w:pPr>
      <w:commentRangeStart w:id="0"/>
      <w:r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eastAsia="pl-PL"/>
        </w:rPr>
        <w:t>OBOWIĄZEK INFORMACYJNY</w:t>
      </w:r>
    </w:p>
    <w:p w14:paraId="44971305" w14:textId="28B08AC8" w:rsidR="00B1430D" w:rsidRDefault="00B1430D" w:rsidP="00B1430D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eastAsia="pl-PL"/>
        </w:rPr>
      </w:pPr>
      <w:r w:rsidRPr="00B1430D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eastAsia="pl-PL"/>
        </w:rPr>
        <w:t>Przetwarzanie danych osobowych</w:t>
      </w:r>
    </w:p>
    <w:p w14:paraId="696D7D90" w14:textId="7BEB8D91" w:rsidR="008C3D89" w:rsidRPr="00B1430D" w:rsidRDefault="008C3D89" w:rsidP="00B1430D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eastAsia="pl-PL"/>
        </w:rPr>
        <w:t>(załącznik do Regulaminu Konferencji/Wydarzenia organizowanego przez UJ)</w:t>
      </w:r>
      <w:commentRangeEnd w:id="0"/>
      <w:r w:rsidR="00946B05">
        <w:rPr>
          <w:rStyle w:val="Odwoaniedokomentarza"/>
        </w:rPr>
        <w:commentReference w:id="0"/>
      </w:r>
    </w:p>
    <w:p w14:paraId="72C18E4A" w14:textId="77777777" w:rsidR="00B1430D" w:rsidRPr="00B1430D" w:rsidRDefault="00B1430D" w:rsidP="00B1430D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</w:pPr>
      <w:bookmarkStart w:id="1" w:name="_Hlk13740681"/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Zgodnie z art. 13 Rozporządzenia Parlamentu Europejskiego i Rady (UE) 2016/679 z dnia 27 kwietnia 2016 r. w sprawie ochrony osób fizycznych w związku z przetwarzaniem danych osobowych i w sprawie swobodnego przepływu takich danych oraz uchylenia dyrektywy 95/46/WE (ogólne rozporządzenie o ochronie danych, dalej „RODO”) Uniwersytet Jagielloński informuje, że: </w:t>
      </w:r>
    </w:p>
    <w:p w14:paraId="067CA72B" w14:textId="38CFA9D5" w:rsidR="00B1430D" w:rsidRPr="00B1430D" w:rsidRDefault="00B1430D" w:rsidP="00B1430D">
      <w:pPr>
        <w:pStyle w:val="Akapitzlist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</w:pPr>
      <w:r w:rsidRPr="00B1430D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pl-PL"/>
        </w:rPr>
        <w:t>Administratorem</w:t>
      </w:r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 danych osobowych Uczestnika</w:t>
      </w:r>
      <w:r w:rsidR="00946B0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 Konferencj</w:t>
      </w:r>
      <w:ins w:id="2" w:author="Monika Tokarczyk [2]" w:date="2026-01-07T07:20:00Z" w16du:dateUtc="2026-01-07T06:20:00Z">
        <w:r w:rsidR="00032D76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t xml:space="preserve">i </w:t>
        </w:r>
      </w:ins>
      <w:del w:id="3" w:author="Monika Tokarczyk [2]" w:date="2026-01-07T07:20:00Z" w16du:dateUtc="2026-01-07T06:20:00Z">
        <w:r w:rsidR="00946B05" w:rsidDel="00032D76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>/Wydarzenia</w:delText>
        </w:r>
      </w:del>
      <w:r w:rsidRPr="00B1430D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eastAsia="pl-PL"/>
        </w:rPr>
        <w:t xml:space="preserve"> </w:t>
      </w:r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jest Uniwersytet Jagielloński, ul. Gołębia 24, 31-007 Kraków, reprezentowany przez Rektora UJ. </w:t>
      </w:r>
    </w:p>
    <w:p w14:paraId="7725E0E1" w14:textId="51453F27" w:rsidR="00B1430D" w:rsidRPr="00B1430D" w:rsidRDefault="00B1430D" w:rsidP="00B1430D">
      <w:pPr>
        <w:pStyle w:val="Akapitzlist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</w:pPr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Uniwersytet Jagielloński wyznaczył </w:t>
      </w:r>
      <w:r w:rsidRPr="00B1430D">
        <w:rPr>
          <w:rFonts w:ascii="Times New Roman" w:eastAsia="Times New Roman" w:hAnsi="Times New Roman" w:cs="Times New Roman"/>
          <w:bCs/>
          <w:sz w:val="24"/>
          <w:szCs w:val="24"/>
          <w:shd w:val="clear" w:color="auto" w:fill="FFFFFF"/>
          <w:lang w:eastAsia="pl-PL"/>
        </w:rPr>
        <w:t>Inspektora Ochrony Danych</w:t>
      </w:r>
      <w:r w:rsidR="00946B0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. </w:t>
      </w:r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Kontakt z Inspektorem możliwy jest przez e-mail: iod@uj.edu.pl lub pod nr telefonu 12 663 12 25 – w dniach od poniedziałku do piątku, w godzinach od 8:00 do 15:00. </w:t>
      </w:r>
    </w:p>
    <w:p w14:paraId="033103CA" w14:textId="77777777" w:rsidR="00B1430D" w:rsidRPr="00B1430D" w:rsidRDefault="00B1430D" w:rsidP="00B1430D">
      <w:pPr>
        <w:pStyle w:val="Akapitzlist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</w:pPr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Dane osobowe Uczestnika będą przetwarzane w celu: </w:t>
      </w:r>
    </w:p>
    <w:p w14:paraId="0A6B0D2A" w14:textId="212911EC" w:rsidR="00B1430D" w:rsidRPr="00B1430D" w:rsidRDefault="00B1430D" w:rsidP="00B1430D">
      <w:pPr>
        <w:pStyle w:val="Akapitzlist"/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</w:pPr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realizacji umowy, której przedmiotem jest udział w</w:t>
      </w:r>
      <w:r w:rsidR="0052194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 </w:t>
      </w:r>
      <w:ins w:id="4" w:author="Monika Tokarczyk [2]" w:date="2026-01-07T07:20:00Z" w16du:dateUtc="2026-01-07T06:20:00Z">
        <w:r w:rsidR="00032D76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t xml:space="preserve">Konferencji </w:t>
        </w:r>
      </w:ins>
      <w:r w:rsidR="0052194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„</w:t>
      </w:r>
      <w:proofErr w:type="spellStart"/>
      <w:r w:rsidR="0052194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Genomic</w:t>
      </w:r>
      <w:ins w:id="5" w:author="Monika Tokarczyk [2]" w:date="2026-01-07T07:20:00Z" w16du:dateUtc="2026-01-07T06:20:00Z">
        <w:r w:rsidR="00032D76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t>a</w:t>
        </w:r>
      </w:ins>
      <w:proofErr w:type="spellEnd"/>
      <w:del w:id="6" w:author="Monika Tokarczyk [2]" w:date="2026-01-07T07:20:00Z" w16du:dateUtc="2026-01-07T06:20:00Z">
        <w:r w:rsidR="00521949" w:rsidDel="00032D76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>e</w:delText>
        </w:r>
      </w:del>
      <w:r w:rsidR="0052194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”,</w:t>
      </w:r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 a także w celu rejestracji uczestnictwa w </w:t>
      </w:r>
      <w:r w:rsidR="008C3D8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Konferencji</w:t>
      </w:r>
      <w:del w:id="7" w:author="Monika Tokarczyk [2]" w:date="2026-01-07T07:20:00Z" w16du:dateUtc="2026-01-07T06:20:00Z">
        <w:r w:rsidR="008C3D89" w:rsidDel="00032D76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>/Wydarzeniu</w:delText>
        </w:r>
      </w:del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 na postawie umowy zawartej poprzez akceptację Regulaminu (art. 6 ust. 1 lit. b) RODO). </w:t>
      </w:r>
      <w:r w:rsidR="008C3D8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Konferencja</w:t>
      </w:r>
      <w:del w:id="8" w:author="Monika Tokarczyk [2]" w:date="2026-01-07T07:20:00Z" w16du:dateUtc="2026-01-07T06:20:00Z">
        <w:r w:rsidR="008C3D89" w:rsidDel="00032D76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>/Wydarzenie</w:delText>
        </w:r>
        <w:r w:rsidRPr="00B1430D" w:rsidDel="00032D76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 xml:space="preserve"> </w:delText>
        </w:r>
      </w:del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 organizowan</w:t>
      </w:r>
      <w:r w:rsidR="008C3D8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a</w:t>
      </w:r>
      <w:del w:id="9" w:author="Monika Tokarczyk [2]" w:date="2026-01-07T07:20:00Z" w16du:dateUtc="2026-01-07T06:20:00Z">
        <w:r w:rsidR="008C3D89" w:rsidDel="00032D76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>(e)</w:delText>
        </w:r>
      </w:del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 jest  w dniach </w:t>
      </w:r>
      <w:r w:rsidR="0052194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15.05.2026-</w:t>
      </w:r>
      <w:r w:rsidR="00223982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17.05.2026</w:t>
      </w:r>
      <w:commentRangeStart w:id="10"/>
      <w:commentRangeEnd w:id="10"/>
      <w:r w:rsidRPr="00B1430D">
        <w:rPr>
          <w:rStyle w:val="Odwoaniedokomentarza"/>
          <w:rFonts w:ascii="Times New Roman" w:hAnsi="Times New Roman" w:cs="Times New Roman"/>
          <w:sz w:val="24"/>
          <w:szCs w:val="24"/>
        </w:rPr>
        <w:commentReference w:id="10"/>
      </w:r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 </w:t>
      </w:r>
      <w:r w:rsidR="008C3D8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s</w:t>
      </w:r>
      <w:commentRangeStart w:id="11"/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tacjonarnie</w:t>
      </w:r>
      <w:del w:id="12" w:author="Monika Tokarczyk [2]" w:date="2026-01-07T07:20:00Z" w16du:dateUtc="2026-01-07T06:20:00Z">
        <w:r w:rsidRPr="00B1430D" w:rsidDel="00032D76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>/</w:delText>
        </w:r>
        <w:r w:rsidRPr="00223982" w:rsidDel="00032D76">
          <w:rPr>
            <w:rFonts w:ascii="Times New Roman" w:eastAsia="Times New Roman" w:hAnsi="Times New Roman" w:cs="Times New Roman"/>
            <w:strike/>
            <w:sz w:val="24"/>
            <w:szCs w:val="24"/>
            <w:shd w:val="clear" w:color="auto" w:fill="FFFFFF"/>
            <w:lang w:eastAsia="pl-PL"/>
          </w:rPr>
          <w:delText>zdalnie/hybrydowo</w:delText>
        </w:r>
        <w:r w:rsidRPr="00B1430D" w:rsidDel="00032D76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 xml:space="preserve">*; </w:delText>
        </w:r>
        <w:commentRangeEnd w:id="11"/>
        <w:r w:rsidDel="00032D76">
          <w:rPr>
            <w:rStyle w:val="Odwoaniedokomentarza"/>
          </w:rPr>
          <w:commentReference w:id="11"/>
        </w:r>
      </w:del>
    </w:p>
    <w:p w14:paraId="61B9545B" w14:textId="459ED2E4" w:rsidR="00B1430D" w:rsidRPr="00B1430D" w:rsidRDefault="00B1430D" w:rsidP="00B1430D">
      <w:pPr>
        <w:pStyle w:val="Akapitzlist"/>
        <w:numPr>
          <w:ilvl w:val="0"/>
          <w:numId w:val="2"/>
        </w:numPr>
        <w:tabs>
          <w:tab w:val="left" w:pos="426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przeprowadzenia </w:t>
      </w:r>
      <w:commentRangeStart w:id="13"/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Fotorelacji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 </w:t>
      </w:r>
      <w:del w:id="14" w:author="Monika Tokarczyk [2]" w:date="2026-01-07T07:21:00Z" w16du:dateUtc="2026-01-07T06:21:00Z">
        <w:r w:rsidRPr="00223982" w:rsidDel="00032D76">
          <w:rPr>
            <w:rFonts w:ascii="Times New Roman" w:eastAsia="Times New Roman" w:hAnsi="Times New Roman" w:cs="Times New Roman"/>
            <w:strike/>
            <w:sz w:val="24"/>
            <w:szCs w:val="24"/>
            <w:shd w:val="clear" w:color="auto" w:fill="FFFFFF"/>
            <w:lang w:eastAsia="pl-PL"/>
          </w:rPr>
          <w:delText xml:space="preserve">i </w:delText>
        </w:r>
        <w:r w:rsidR="00946B05" w:rsidRPr="00223982" w:rsidDel="00032D76">
          <w:rPr>
            <w:rFonts w:ascii="Times New Roman" w:eastAsia="Times New Roman" w:hAnsi="Times New Roman" w:cs="Times New Roman"/>
            <w:strike/>
            <w:sz w:val="24"/>
            <w:szCs w:val="24"/>
            <w:shd w:val="clear" w:color="auto" w:fill="FFFFFF"/>
            <w:lang w:eastAsia="pl-PL"/>
          </w:rPr>
          <w:delText>W</w:delText>
        </w:r>
        <w:r w:rsidRPr="00223982" w:rsidDel="00032D76">
          <w:rPr>
            <w:rFonts w:ascii="Times New Roman" w:eastAsia="Times New Roman" w:hAnsi="Times New Roman" w:cs="Times New Roman"/>
            <w:strike/>
            <w:sz w:val="24"/>
            <w:szCs w:val="24"/>
            <w:shd w:val="clear" w:color="auto" w:fill="FFFFFF"/>
            <w:lang w:eastAsia="pl-PL"/>
          </w:rPr>
          <w:delText>ideorelacji</w:delText>
        </w:r>
        <w:r w:rsidDel="00032D76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 xml:space="preserve">* </w:delText>
        </w:r>
        <w:r w:rsidRPr="00B1430D" w:rsidDel="00032D76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 xml:space="preserve"> </w:delText>
        </w:r>
        <w:commentRangeEnd w:id="13"/>
        <w:r w:rsidDel="00032D76">
          <w:rPr>
            <w:rStyle w:val="Odwoaniedokomentarza"/>
          </w:rPr>
          <w:commentReference w:id="13"/>
        </w:r>
      </w:del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z </w:t>
      </w:r>
      <w:r w:rsidR="008C3D8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Konferencji</w:t>
      </w:r>
      <w:del w:id="15" w:author="Monika Tokarczyk [2]" w:date="2026-01-07T07:21:00Z" w16du:dateUtc="2026-01-07T06:21:00Z">
        <w:r w:rsidR="00946B05" w:rsidDel="00032D76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>/Wydarzenia</w:delText>
        </w:r>
      </w:del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 w celach dokumentacyjnych, informacyjnych, edukacyjnych, dydaktycznych, promocji Stron, oraz sam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e</w:t>
      </w:r>
      <w:r w:rsidR="008C3D8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j</w:t>
      </w:r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 </w:t>
      </w:r>
      <w:r w:rsidR="008C3D8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Konferencji</w:t>
      </w:r>
      <w:del w:id="16" w:author="Monika Tokarczyk [2]" w:date="2026-01-07T07:21:00Z" w16du:dateUtc="2026-01-07T06:21:00Z">
        <w:r w:rsidR="00946B05" w:rsidDel="00032D76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>/samego Wydarzenia</w:delText>
        </w:r>
      </w:del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, archiwizacji – w odniesieniu danych osobowych Uczestników w postaci wizerunku – na podstawie udzielonego zezwolenia zgodnie z ustawą o prawie autorskim i prawach pokrewnych  </w:t>
      </w:r>
      <w:r w:rsidRPr="00B1430D">
        <w:rPr>
          <w:rFonts w:ascii="Times New Roman" w:hAnsi="Times New Roman" w:cs="Times New Roman"/>
          <w:sz w:val="24"/>
          <w:szCs w:val="24"/>
          <w:shd w:val="clear" w:color="auto" w:fill="FFFFFF"/>
        </w:rPr>
        <w:t>na podstawie art. 6 ust. 1 lit. e)  RODO tj. w interesie publicznym jakim jest organizowanie przez uczelnie wyższą konferencji i innych wydarzeń  w związku z art. 11 ustawy prawo o szkolnictwie wyższym i nauce.</w:t>
      </w:r>
    </w:p>
    <w:p w14:paraId="1DE610EF" w14:textId="6965E53D" w:rsidR="00B1430D" w:rsidRPr="00B1430D" w:rsidRDefault="00B1430D" w:rsidP="00B1430D">
      <w:pPr>
        <w:pStyle w:val="Akapitzlist"/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</w:pPr>
      <w:commentRangeStart w:id="17"/>
      <w:r w:rsidRPr="00B1430D">
        <w:rPr>
          <w:rFonts w:ascii="Times New Roman" w:eastAsia="Calibri" w:hAnsi="Times New Roman" w:cs="Times New Roman"/>
          <w:sz w:val="24"/>
          <w:szCs w:val="24"/>
        </w:rPr>
        <w:t xml:space="preserve">zapewnienia bezpieczeństwa </w:t>
      </w:r>
      <w:r w:rsidR="008C3D89">
        <w:rPr>
          <w:rFonts w:ascii="Times New Roman" w:eastAsia="Calibri" w:hAnsi="Times New Roman" w:cs="Times New Roman"/>
          <w:sz w:val="24"/>
          <w:szCs w:val="24"/>
        </w:rPr>
        <w:t>Konferencji</w:t>
      </w:r>
      <w:del w:id="18" w:author="Monika Tokarczyk [2]" w:date="2026-01-07T07:21:00Z" w16du:dateUtc="2026-01-07T06:21:00Z">
        <w:r w:rsidR="00946B05" w:rsidDel="00032D76">
          <w:rPr>
            <w:rFonts w:ascii="Times New Roman" w:eastAsia="Calibri" w:hAnsi="Times New Roman" w:cs="Times New Roman"/>
            <w:sz w:val="24"/>
            <w:szCs w:val="24"/>
          </w:rPr>
          <w:delText>/Wydarzenia</w:delText>
        </w:r>
      </w:del>
      <w:r w:rsidRPr="00B1430D">
        <w:rPr>
          <w:rFonts w:ascii="Times New Roman" w:eastAsia="Calibri" w:hAnsi="Times New Roman" w:cs="Times New Roman"/>
          <w:sz w:val="24"/>
          <w:szCs w:val="24"/>
        </w:rPr>
        <w:t xml:space="preserve"> zgodnie z obowiązującym w UJ Regulaminem monitoringu wizyjnego dostępnego na stronie </w:t>
      </w:r>
      <w:hyperlink r:id="rId12" w:history="1">
        <w:r w:rsidRPr="00B1430D">
          <w:rPr>
            <w:rStyle w:val="Hipercze"/>
            <w:rFonts w:ascii="Times New Roman" w:eastAsia="Calibri" w:hAnsi="Times New Roman" w:cs="Times New Roman"/>
            <w:sz w:val="24"/>
            <w:szCs w:val="24"/>
          </w:rPr>
          <w:t>https://bip.uj.edu.pl/</w:t>
        </w:r>
      </w:hyperlink>
      <w:r w:rsidRPr="00B1430D">
        <w:rPr>
          <w:rFonts w:ascii="Times New Roman" w:eastAsia="Calibri" w:hAnsi="Times New Roman" w:cs="Times New Roman"/>
          <w:sz w:val="24"/>
          <w:szCs w:val="24"/>
        </w:rPr>
        <w:t xml:space="preserve"> oraz obowiązkiem informacyjnym dotyczącym przetwarzania wizerunku w monitoringu wizyjnym dostępnym na stronie </w:t>
      </w:r>
      <w:hyperlink r:id="rId13" w:history="1">
        <w:r w:rsidRPr="00B1430D">
          <w:rPr>
            <w:rStyle w:val="Hipercze"/>
            <w:rFonts w:ascii="Times New Roman" w:eastAsia="Calibri" w:hAnsi="Times New Roman" w:cs="Times New Roman"/>
            <w:sz w:val="24"/>
            <w:szCs w:val="24"/>
          </w:rPr>
          <w:t>https://iod.uj.edu.pl/monitoring-wizyjny</w:t>
        </w:r>
      </w:hyperlink>
      <w:r w:rsidRPr="00B1430D">
        <w:rPr>
          <w:rFonts w:ascii="Times New Roman" w:eastAsia="Calibri" w:hAnsi="Times New Roman" w:cs="Times New Roman"/>
          <w:sz w:val="24"/>
          <w:szCs w:val="24"/>
        </w:rPr>
        <w:t xml:space="preserve"> na podstawie art. 6 ust. 1 lit. e RODO – w odniesieniu do danych z monitoringu wizyjnego</w:t>
      </w:r>
      <w:commentRangeEnd w:id="17"/>
      <w:r w:rsidR="008C3D89">
        <w:rPr>
          <w:rStyle w:val="Odwoaniedokomentarza"/>
        </w:rPr>
        <w:commentReference w:id="17"/>
      </w:r>
    </w:p>
    <w:p w14:paraId="1DB33FE3" w14:textId="77777777" w:rsidR="00B1430D" w:rsidRPr="00B1430D" w:rsidRDefault="00B1430D" w:rsidP="00B1430D">
      <w:pPr>
        <w:pStyle w:val="Akapitzlist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</w:pPr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Podanie przez Uczestnika danych osobowych:</w:t>
      </w:r>
    </w:p>
    <w:p w14:paraId="00A69746" w14:textId="3F5FA19B" w:rsidR="00B1430D" w:rsidRPr="00B1430D" w:rsidRDefault="00B1430D" w:rsidP="00B1430D">
      <w:pPr>
        <w:pStyle w:val="Akapitzlist"/>
        <w:numPr>
          <w:ilvl w:val="0"/>
          <w:numId w:val="3"/>
        </w:numPr>
        <w:spacing w:line="276" w:lineRule="auto"/>
        <w:ind w:left="993" w:hanging="284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</w:pPr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w odniesieniu do danych, o których mowa o których mowa w pkt. 3 lit. a powyżej jest konieczne do zawarcia umowy i uczestnictwa w </w:t>
      </w:r>
      <w:r w:rsidR="008C3D8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Konferencji</w:t>
      </w:r>
      <w:del w:id="19" w:author="Monika Tokarczyk [2]" w:date="2026-01-07T07:21:00Z" w16du:dateUtc="2026-01-07T06:21:00Z">
        <w:r w:rsidR="00946B05" w:rsidDel="00032D76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>/Wydarzeniu</w:delText>
        </w:r>
      </w:del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;</w:t>
      </w:r>
    </w:p>
    <w:p w14:paraId="12060790" w14:textId="77777777" w:rsidR="00B1430D" w:rsidRPr="00B1430D" w:rsidRDefault="00B1430D" w:rsidP="00B1430D">
      <w:pPr>
        <w:pStyle w:val="Akapitzlist"/>
        <w:numPr>
          <w:ilvl w:val="0"/>
          <w:numId w:val="3"/>
        </w:numPr>
        <w:spacing w:line="276" w:lineRule="auto"/>
        <w:ind w:left="993" w:hanging="284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</w:pPr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w odniesieniu do danych, o których mowa w pkt. 3 lit. b powyżej jest dobrowolne;</w:t>
      </w:r>
    </w:p>
    <w:p w14:paraId="0C5CDC75" w14:textId="49120F65" w:rsidR="00B1430D" w:rsidRPr="00B1430D" w:rsidRDefault="00B1430D" w:rsidP="00B1430D">
      <w:pPr>
        <w:pStyle w:val="Akapitzlist"/>
        <w:numPr>
          <w:ilvl w:val="0"/>
          <w:numId w:val="3"/>
        </w:numPr>
        <w:spacing w:line="276" w:lineRule="auto"/>
        <w:ind w:left="993" w:hanging="284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</w:pPr>
      <w:r w:rsidRPr="00B1430D">
        <w:rPr>
          <w:rFonts w:ascii="Times New Roman" w:eastAsia="Calibri" w:hAnsi="Times New Roman" w:cs="Times New Roman"/>
          <w:sz w:val="24"/>
          <w:szCs w:val="24"/>
        </w:rPr>
        <w:t xml:space="preserve">w odniesieniu do danych, o których mowa w pkt. 3 lit. c powyżej jest dobrowolne, ale brak ich podania – z uwagi na obowiązek zapewnienia bezpieczeństwa Uczestników -  skutkuje niemożnością uczestnictwa w </w:t>
      </w:r>
      <w:r w:rsidR="008C3D89">
        <w:rPr>
          <w:rFonts w:ascii="Times New Roman" w:eastAsia="Calibri" w:hAnsi="Times New Roman" w:cs="Times New Roman"/>
          <w:sz w:val="24"/>
          <w:szCs w:val="24"/>
        </w:rPr>
        <w:t>Konferencji</w:t>
      </w:r>
      <w:del w:id="20" w:author="Monika Tokarczyk [2]" w:date="2026-01-07T07:21:00Z" w16du:dateUtc="2026-01-07T06:21:00Z">
        <w:r w:rsidR="00946B05" w:rsidDel="00032D76">
          <w:rPr>
            <w:rFonts w:ascii="Times New Roman" w:eastAsia="Calibri" w:hAnsi="Times New Roman" w:cs="Times New Roman"/>
            <w:sz w:val="24"/>
            <w:szCs w:val="24"/>
          </w:rPr>
          <w:delText>/Wydarzeniu</w:delText>
        </w:r>
      </w:del>
      <w:r w:rsidRPr="00B1430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1823BDF" w14:textId="41580AF7" w:rsidR="00B1430D" w:rsidRPr="00B1430D" w:rsidRDefault="00B1430D" w:rsidP="00B1430D">
      <w:pPr>
        <w:pStyle w:val="Akapitzlist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</w:pPr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lastRenderedPageBreak/>
        <w:t xml:space="preserve">Dane osobowe Uczestnika podane w formularzu rejestracyjnym nie będą udostępniane osobom trzecim. Dana osobowa Uczestnika w postaci wizerunku może zostać utrwalona na zdjęciach </w:t>
      </w:r>
      <w:commentRangeStart w:id="21"/>
      <w:del w:id="22" w:author="Monika Tokarczyk [2]" w:date="2026-01-07T07:23:00Z" w16du:dateUtc="2026-01-07T06:23:00Z">
        <w:r w:rsidRPr="00B1430D" w:rsidDel="003503FA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 xml:space="preserve">lub filmach </w:delText>
        </w:r>
        <w:commentRangeEnd w:id="21"/>
        <w:r w:rsidR="008858ED" w:rsidDel="003503FA">
          <w:rPr>
            <w:rStyle w:val="Odwoaniedokomentarza"/>
          </w:rPr>
          <w:commentReference w:id="21"/>
        </w:r>
      </w:del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z </w:t>
      </w:r>
      <w:r w:rsidR="00946B0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Konferencji</w:t>
      </w:r>
      <w:del w:id="23" w:author="Monika Tokarczyk [2]" w:date="2026-01-07T07:23:00Z" w16du:dateUtc="2026-01-07T06:23:00Z">
        <w:r w:rsidR="00946B05" w:rsidDel="003503FA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>/</w:delText>
        </w:r>
        <w:r w:rsidRPr="00B1430D" w:rsidDel="003503FA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>Wydarzenia</w:delText>
        </w:r>
      </w:del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 i przetwarzana na stronach internetowych UJ oraz profilach UJ na portalach społecznościowych w sposób umożliwiający dostęp osób trzecich, na cele związane z promocją UJ, w tym na potrzeby relacji z wydarzenia </w:t>
      </w:r>
      <w:commentRangeStart w:id="24"/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– zgodnie z §</w:t>
      </w:r>
      <w:r w:rsidR="00676EE6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6 </w:t>
      </w:r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ust. </w:t>
      </w:r>
      <w:r w:rsidR="00676EE6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1</w:t>
      </w:r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 </w:t>
      </w:r>
      <w:commentRangeEnd w:id="24"/>
      <w:r w:rsidR="00946B05">
        <w:rPr>
          <w:rStyle w:val="Odwoaniedokomentarza"/>
        </w:rPr>
        <w:commentReference w:id="24"/>
      </w:r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Regulaminu. </w:t>
      </w:r>
    </w:p>
    <w:p w14:paraId="15D611E2" w14:textId="25CCDD75" w:rsidR="00B1430D" w:rsidRPr="00B1430D" w:rsidRDefault="00B1430D" w:rsidP="00B1430D">
      <w:pPr>
        <w:pStyle w:val="Akapitzlist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</w:pPr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Odbiorcami danych osobowych Uczestnika są podmioty zapewniające wsparcie informatyczne w organizacji </w:t>
      </w:r>
      <w:r w:rsidR="00946B0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Konferencji</w:t>
      </w:r>
      <w:del w:id="25" w:author="Monika Tokarczyk [2]" w:date="2026-01-07T07:23:00Z" w16du:dateUtc="2026-01-07T06:23:00Z">
        <w:r w:rsidR="00946B05" w:rsidDel="003503FA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>/Wydarzenia</w:delText>
        </w:r>
        <w:r w:rsidRPr="00B1430D" w:rsidDel="003503FA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 xml:space="preserve"> </w:delText>
        </w:r>
      </w:del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– w tym podmiot dostarczający oprogramowanie służące rejestracji na wydarzenie. </w:t>
      </w:r>
    </w:p>
    <w:p w14:paraId="5078D967" w14:textId="18B74AE2" w:rsidR="00B1430D" w:rsidRPr="00B1430D" w:rsidRDefault="00B1430D" w:rsidP="00B1430D">
      <w:pPr>
        <w:pStyle w:val="Akapitzlist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</w:pPr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Dane osobowe Uczestnika podane w formularzu rejestracyjnym będą przetwarzane do czasu zakończenia </w:t>
      </w:r>
      <w:r w:rsidR="00946B0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Konferencji</w:t>
      </w:r>
      <w:ins w:id="26" w:author="Monika Tokarczyk [2]" w:date="2026-01-07T07:24:00Z" w16du:dateUtc="2026-01-07T06:24:00Z">
        <w:r w:rsidR="003503FA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t xml:space="preserve"> </w:t>
        </w:r>
      </w:ins>
      <w:ins w:id="27" w:author="Monika Tokarczyk [2]" w:date="2026-01-07T07:23:00Z" w16du:dateUtc="2026-01-07T06:23:00Z">
        <w:r w:rsidR="003503FA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t>,</w:t>
        </w:r>
      </w:ins>
      <w:del w:id="28" w:author="Monika Tokarczyk [2]" w:date="2026-01-07T07:23:00Z" w16du:dateUtc="2026-01-07T06:23:00Z">
        <w:r w:rsidR="00946B05" w:rsidDel="003503FA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>/</w:delText>
        </w:r>
        <w:r w:rsidRPr="00B1430D" w:rsidDel="003503FA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 xml:space="preserve">Wydarzenia, </w:delText>
        </w:r>
      </w:del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a następnie przez czas przedawnienia roszczeń mogących wyniknąć z uczestnictwa w </w:t>
      </w:r>
      <w:r w:rsidR="00946B0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Konferencji</w:t>
      </w:r>
      <w:ins w:id="29" w:author="Monika Tokarczyk [2]" w:date="2026-01-07T07:24:00Z" w16du:dateUtc="2026-01-07T06:24:00Z">
        <w:r w:rsidR="003503FA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t xml:space="preserve"> oraz celach archiwalnych</w:t>
        </w:r>
        <w:r w:rsidR="008E1316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t xml:space="preserve"> </w:t>
        </w:r>
      </w:ins>
      <w:del w:id="30" w:author="Monika Tokarczyk [2]" w:date="2026-01-07T07:23:00Z" w16du:dateUtc="2026-01-07T06:23:00Z">
        <w:r w:rsidR="00946B05" w:rsidDel="003503FA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>/</w:delText>
        </w:r>
        <w:r w:rsidRPr="00B1430D" w:rsidDel="003503FA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>Wydarzeniu</w:delText>
        </w:r>
      </w:del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. Dana osobowa Uczestnika w postaci wizerunku będzie przetwarzana w ramach </w:t>
      </w:r>
      <w:commentRangeStart w:id="31"/>
      <w:r w:rsidR="00946B0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foto</w:t>
      </w:r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relacji</w:t>
      </w:r>
      <w:ins w:id="32" w:author="Monika Tokarczyk [2]" w:date="2026-01-07T07:24:00Z" w16du:dateUtc="2026-01-07T06:24:00Z">
        <w:r w:rsidR="008E1316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t xml:space="preserve"> </w:t>
        </w:r>
      </w:ins>
      <w:del w:id="33" w:author="Monika Tokarczyk [2]" w:date="2026-01-07T07:23:00Z" w16du:dateUtc="2026-01-07T06:23:00Z">
        <w:r w:rsidR="00946B05" w:rsidDel="003503FA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>/</w:delText>
        </w:r>
        <w:r w:rsidR="00946B05" w:rsidRPr="000A53FA" w:rsidDel="003503FA">
          <w:rPr>
            <w:rFonts w:ascii="Times New Roman" w:eastAsia="Times New Roman" w:hAnsi="Times New Roman" w:cs="Times New Roman"/>
            <w:strike/>
            <w:sz w:val="24"/>
            <w:szCs w:val="24"/>
            <w:shd w:val="clear" w:color="auto" w:fill="FFFFFF"/>
            <w:lang w:eastAsia="pl-PL"/>
          </w:rPr>
          <w:delText>wideorelacji</w:delText>
        </w:r>
        <w:r w:rsidR="00946B05" w:rsidDel="003503FA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 xml:space="preserve"> *</w:delText>
        </w:r>
        <w:r w:rsidRPr="00B1430D" w:rsidDel="003503FA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 xml:space="preserve"> </w:delText>
        </w:r>
        <w:commentRangeEnd w:id="31"/>
        <w:r w:rsidR="00946B05" w:rsidDel="003503FA">
          <w:rPr>
            <w:rStyle w:val="Odwoaniedokomentarza"/>
          </w:rPr>
          <w:commentReference w:id="31"/>
        </w:r>
      </w:del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z </w:t>
      </w:r>
      <w:r w:rsidR="00946B0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>Konferencji</w:t>
      </w:r>
      <w:del w:id="34" w:author="Monika Tokarczyk [2]" w:date="2026-01-07T07:23:00Z" w16du:dateUtc="2026-01-07T06:23:00Z">
        <w:r w:rsidR="00946B05" w:rsidDel="003503FA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>/W</w:delText>
        </w:r>
        <w:r w:rsidRPr="00B1430D" w:rsidDel="003503FA">
          <w:rPr>
            <w:rFonts w:ascii="Times New Roman" w:eastAsia="Times New Roman" w:hAnsi="Times New Roman" w:cs="Times New Roman"/>
            <w:sz w:val="24"/>
            <w:szCs w:val="24"/>
            <w:shd w:val="clear" w:color="auto" w:fill="FFFFFF"/>
            <w:lang w:eastAsia="pl-PL"/>
          </w:rPr>
          <w:delText>ydarzenia</w:delText>
        </w:r>
      </w:del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 na stronach internetowych UJ oraz profilach UJ w portalach społecznościowych do czasu wniesienia sprzeciwu przez Uczestnika. Dane z monitoringu wizyjnego będą przetwarzane maksymalnie przez 3 miesiące. </w:t>
      </w:r>
    </w:p>
    <w:p w14:paraId="47391724" w14:textId="77777777" w:rsidR="00B1430D" w:rsidRPr="00B1430D" w:rsidRDefault="00B1430D" w:rsidP="00B1430D">
      <w:pPr>
        <w:pStyle w:val="Akapitzlist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</w:pPr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Uczestnik posiada prawo do: uzyskania informacji o przetwarzaniu danych osobowych i uprawnieniach przysługujących zgodnie z RODO, dostępu do treści swoich danych oraz ich sprostowania, a także prawo do usunięcia danych osobowych ze zbiorów administratora (chyba że dalsze przetwarzanie jest konieczne dla wykonania obowiązku prawnego albo w celu ustalenia, dochodzenia lub obrony roszczeń), oraz prawo do ograniczenia przetwarzania, przenoszenia danych, wniesienia sprzeciwu wobec przetwarzania – w przypadkach i na warunkach określonych w RODO. </w:t>
      </w:r>
    </w:p>
    <w:p w14:paraId="743987EE" w14:textId="77777777" w:rsidR="00B1430D" w:rsidRPr="00B1430D" w:rsidRDefault="00B1430D" w:rsidP="00B1430D">
      <w:pPr>
        <w:pStyle w:val="Akapitzlist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</w:pPr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Dane osobowe Uczestnika nie będą przedmiotem automatycznego podejmowania decyzji ani profilowania. </w:t>
      </w:r>
    </w:p>
    <w:p w14:paraId="5E20BD14" w14:textId="77777777" w:rsidR="00B1430D" w:rsidRPr="00B1430D" w:rsidRDefault="00B1430D" w:rsidP="00B1430D">
      <w:pPr>
        <w:pStyle w:val="Akapitzlist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</w:pPr>
      <w:r w:rsidRPr="00B1430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l-PL"/>
        </w:rPr>
        <w:t xml:space="preserve">Uczestnik posiada prawo wniesienia skargi do Prezesa Urzędu Ochrony Danych Osobowych w razie uznania, że przetwarzanie jego danych osobowych narusza przepisy RODO. </w:t>
      </w:r>
      <w:bookmarkEnd w:id="1"/>
    </w:p>
    <w:p w14:paraId="23CAC882" w14:textId="77777777" w:rsidR="00A24202" w:rsidRPr="00B1430D" w:rsidRDefault="00A24202">
      <w:pPr>
        <w:rPr>
          <w:rFonts w:ascii="Times New Roman" w:hAnsi="Times New Roman" w:cs="Times New Roman"/>
          <w:sz w:val="24"/>
          <w:szCs w:val="24"/>
        </w:rPr>
      </w:pPr>
    </w:p>
    <w:sectPr w:rsidR="00A24202" w:rsidRPr="00B143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onika Tokarczyk" w:date="2025-06-26T09:19:00Z" w:initials="MT">
    <w:p w14:paraId="72A1F447" w14:textId="77777777" w:rsidR="00946B05" w:rsidRDefault="00946B05" w:rsidP="00946B05">
      <w:pPr>
        <w:pStyle w:val="Tekstkomentarza"/>
      </w:pPr>
      <w:r>
        <w:rPr>
          <w:rStyle w:val="Odwoaniedokomentarza"/>
        </w:rPr>
        <w:annotationRef/>
      </w:r>
      <w:r>
        <w:t>Każdorazowo do akceptacji przez IOD</w:t>
      </w:r>
    </w:p>
  </w:comment>
  <w:comment w:id="10" w:author="Monika Tokarczyk" w:date="2025-06-26T08:50:00Z" w:initials="MT">
    <w:p w14:paraId="73AEC857" w14:textId="411C1317" w:rsidR="00B1430D" w:rsidRDefault="00B1430D" w:rsidP="00B1430D">
      <w:pPr>
        <w:pStyle w:val="Tekstkomentarza"/>
      </w:pPr>
      <w:r>
        <w:rPr>
          <w:rStyle w:val="Odwoaniedokomentarza"/>
        </w:rPr>
        <w:annotationRef/>
      </w:r>
      <w:r>
        <w:t>Proszę uzupłnić</w:t>
      </w:r>
    </w:p>
  </w:comment>
  <w:comment w:id="11" w:author="Monika Tokarczyk" w:date="2025-06-26T08:57:00Z" w:initials="MT">
    <w:p w14:paraId="7F838A86" w14:textId="77777777" w:rsidR="00B1430D" w:rsidRDefault="00B1430D" w:rsidP="00B1430D">
      <w:pPr>
        <w:pStyle w:val="Tekstkomentarza"/>
      </w:pPr>
      <w:r>
        <w:rPr>
          <w:rStyle w:val="Odwoaniedokomentarza"/>
        </w:rPr>
        <w:annotationRef/>
      </w:r>
      <w:r>
        <w:t>Niepotrzebne skreslić</w:t>
      </w:r>
    </w:p>
  </w:comment>
  <w:comment w:id="13" w:author="Monika Tokarczyk" w:date="2025-06-26T08:58:00Z" w:initials="MT">
    <w:p w14:paraId="041ECE76" w14:textId="77777777" w:rsidR="00B1430D" w:rsidRDefault="00B1430D" w:rsidP="00B1430D">
      <w:pPr>
        <w:pStyle w:val="Tekstkomentarza"/>
      </w:pPr>
      <w:r>
        <w:rPr>
          <w:rStyle w:val="Odwoaniedokomentarza"/>
        </w:rPr>
        <w:annotationRef/>
      </w:r>
      <w:r>
        <w:t>Niepotrzebne skreslić</w:t>
      </w:r>
    </w:p>
  </w:comment>
  <w:comment w:id="17" w:author="Monika Tokarczyk" w:date="2025-06-26T09:04:00Z" w:initials="MT">
    <w:p w14:paraId="792E416A" w14:textId="77777777" w:rsidR="008C3D89" w:rsidRDefault="008C3D89" w:rsidP="008C3D89">
      <w:pPr>
        <w:pStyle w:val="Tekstkomentarza"/>
      </w:pPr>
      <w:r>
        <w:rPr>
          <w:rStyle w:val="Odwoaniedokomentarza"/>
        </w:rPr>
        <w:annotationRef/>
      </w:r>
      <w:r>
        <w:t>Dotyczy konferencji stacjonarnej lub hybrydowej odbywającej się w budynkach/na terenie UJ. W przypadku konferencji zdalnej należy punkt usunąć.</w:t>
      </w:r>
    </w:p>
  </w:comment>
  <w:comment w:id="21" w:author="Monika Tokarczyk [2]" w:date="2026-01-07T07:22:00Z" w:initials="MT">
    <w:p w14:paraId="3B9ADA36" w14:textId="77777777" w:rsidR="008858ED" w:rsidRDefault="008858ED" w:rsidP="008858ED">
      <w:pPr>
        <w:pStyle w:val="Tekstkomentarza"/>
      </w:pPr>
      <w:r>
        <w:rPr>
          <w:rStyle w:val="Odwoaniedokomentarza"/>
        </w:rPr>
        <w:annotationRef/>
      </w:r>
      <w:r>
        <w:t xml:space="preserve">Z Regulaminu wynika, że nie będzie nagrań. Wykreślam. </w:t>
      </w:r>
    </w:p>
  </w:comment>
  <w:comment w:id="24" w:author="Monika Tokarczyk" w:date="2025-06-26T09:10:00Z" w:initials="MT">
    <w:p w14:paraId="68566D78" w14:textId="4E9047F7" w:rsidR="00946B05" w:rsidRDefault="00946B05" w:rsidP="00946B05">
      <w:pPr>
        <w:pStyle w:val="Tekstkomentarza"/>
      </w:pPr>
      <w:r>
        <w:rPr>
          <w:rStyle w:val="Odwoaniedokomentarza"/>
        </w:rPr>
        <w:annotationRef/>
      </w:r>
      <w:r>
        <w:t>Proszę uzupełnić zgodnie z Regulaminem</w:t>
      </w:r>
    </w:p>
  </w:comment>
  <w:comment w:id="31" w:author="Monika Tokarczyk" w:date="2025-06-26T09:15:00Z" w:initials="MT">
    <w:p w14:paraId="07E173C1" w14:textId="77777777" w:rsidR="00946B05" w:rsidRDefault="00946B05" w:rsidP="00946B05">
      <w:pPr>
        <w:pStyle w:val="Tekstkomentarza"/>
      </w:pPr>
      <w:r>
        <w:rPr>
          <w:rStyle w:val="Odwoaniedokomentarza"/>
        </w:rPr>
        <w:annotationRef/>
      </w:r>
      <w:r>
        <w:t>Niepotrzebne skreslić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A1F447" w15:done="0"/>
  <w15:commentEx w15:paraId="73AEC857" w15:done="0"/>
  <w15:commentEx w15:paraId="7F838A86" w15:done="0"/>
  <w15:commentEx w15:paraId="041ECE76" w15:done="0"/>
  <w15:commentEx w15:paraId="792E416A" w15:done="0"/>
  <w15:commentEx w15:paraId="3B9ADA36" w15:done="0"/>
  <w15:commentEx w15:paraId="68566D78" w15:done="0"/>
  <w15:commentEx w15:paraId="07E173C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CDD221" w16cex:dateUtc="2025-06-26T07:19:00Z"/>
  <w16cex:commentExtensible w16cex:durableId="1F717E02" w16cex:dateUtc="2025-06-26T06:50:00Z"/>
  <w16cex:commentExtensible w16cex:durableId="228E4F54" w16cex:dateUtc="2025-06-26T06:57:00Z"/>
  <w16cex:commentExtensible w16cex:durableId="58184822" w16cex:dateUtc="2025-06-26T06:58:00Z"/>
  <w16cex:commentExtensible w16cex:durableId="284DB2F5" w16cex:dateUtc="2025-06-26T07:04:00Z"/>
  <w16cex:commentExtensible w16cex:durableId="5041F5AB" w16cex:dateUtc="2026-01-07T06:22:00Z"/>
  <w16cex:commentExtensible w16cex:durableId="59A130A9" w16cex:dateUtc="2025-06-26T07:10:00Z"/>
  <w16cex:commentExtensible w16cex:durableId="5F6CC84D" w16cex:dateUtc="2025-06-26T07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A1F447" w16cid:durableId="28CDD221"/>
  <w16cid:commentId w16cid:paraId="73AEC857" w16cid:durableId="1F717E02"/>
  <w16cid:commentId w16cid:paraId="7F838A86" w16cid:durableId="228E4F54"/>
  <w16cid:commentId w16cid:paraId="041ECE76" w16cid:durableId="58184822"/>
  <w16cid:commentId w16cid:paraId="792E416A" w16cid:durableId="284DB2F5"/>
  <w16cid:commentId w16cid:paraId="3B9ADA36" w16cid:durableId="5041F5AB"/>
  <w16cid:commentId w16cid:paraId="68566D78" w16cid:durableId="59A130A9"/>
  <w16cid:commentId w16cid:paraId="07E173C1" w16cid:durableId="5F6CC8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E24C4"/>
    <w:multiLevelType w:val="hybridMultilevel"/>
    <w:tmpl w:val="51407476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6BF5559"/>
    <w:multiLevelType w:val="hybridMultilevel"/>
    <w:tmpl w:val="A6BCE33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8A60C0"/>
    <w:multiLevelType w:val="hybridMultilevel"/>
    <w:tmpl w:val="26BAFC14"/>
    <w:lvl w:ilvl="0" w:tplc="32962E9A">
      <w:start w:val="1"/>
      <w:numFmt w:val="lowerLetter"/>
      <w:lvlText w:val="%1)"/>
      <w:lvlJc w:val="left"/>
      <w:pPr>
        <w:ind w:left="1080" w:hanging="360"/>
      </w:pPr>
    </w:lvl>
    <w:lvl w:ilvl="1" w:tplc="04150019">
      <w:start w:val="1"/>
      <w:numFmt w:val="lowerLetter"/>
      <w:lvlText w:val="%2."/>
      <w:lvlJc w:val="left"/>
      <w:pPr>
        <w:ind w:left="1800" w:hanging="360"/>
      </w:pPr>
    </w:lvl>
    <w:lvl w:ilvl="2" w:tplc="0415001B">
      <w:start w:val="1"/>
      <w:numFmt w:val="lowerRoman"/>
      <w:lvlText w:val="%3."/>
      <w:lvlJc w:val="right"/>
      <w:pPr>
        <w:ind w:left="2520" w:hanging="180"/>
      </w:pPr>
    </w:lvl>
    <w:lvl w:ilvl="3" w:tplc="0415000F">
      <w:start w:val="1"/>
      <w:numFmt w:val="decimal"/>
      <w:lvlText w:val="%4."/>
      <w:lvlJc w:val="left"/>
      <w:pPr>
        <w:ind w:left="3240" w:hanging="360"/>
      </w:pPr>
    </w:lvl>
    <w:lvl w:ilvl="4" w:tplc="04150019">
      <w:start w:val="1"/>
      <w:numFmt w:val="lowerLetter"/>
      <w:lvlText w:val="%5."/>
      <w:lvlJc w:val="left"/>
      <w:pPr>
        <w:ind w:left="3960" w:hanging="360"/>
      </w:pPr>
    </w:lvl>
    <w:lvl w:ilvl="5" w:tplc="0415001B">
      <w:start w:val="1"/>
      <w:numFmt w:val="lowerRoman"/>
      <w:lvlText w:val="%6."/>
      <w:lvlJc w:val="right"/>
      <w:pPr>
        <w:ind w:left="4680" w:hanging="180"/>
      </w:pPr>
    </w:lvl>
    <w:lvl w:ilvl="6" w:tplc="0415000F">
      <w:start w:val="1"/>
      <w:numFmt w:val="decimal"/>
      <w:lvlText w:val="%7."/>
      <w:lvlJc w:val="left"/>
      <w:pPr>
        <w:ind w:left="5400" w:hanging="360"/>
      </w:pPr>
    </w:lvl>
    <w:lvl w:ilvl="7" w:tplc="04150019">
      <w:start w:val="1"/>
      <w:numFmt w:val="lowerLetter"/>
      <w:lvlText w:val="%8."/>
      <w:lvlJc w:val="left"/>
      <w:pPr>
        <w:ind w:left="6120" w:hanging="360"/>
      </w:pPr>
    </w:lvl>
    <w:lvl w:ilvl="8" w:tplc="0415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F1050E4"/>
    <w:multiLevelType w:val="hybridMultilevel"/>
    <w:tmpl w:val="83AE188C"/>
    <w:lvl w:ilvl="0" w:tplc="F0B87FD0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9975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261296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843661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0826257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nika Tokarczyk">
    <w15:presenceInfo w15:providerId="None" w15:userId="Monika Tokarczyk"/>
  </w15:person>
  <w15:person w15:author="Monika Tokarczyk [2]">
    <w15:presenceInfo w15:providerId="AD" w15:userId="S::monika.tokarczyk@uj.edu.pl::5e706307-c739-4ab4-b448-ac3161c1393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30D"/>
    <w:rsid w:val="00032D76"/>
    <w:rsid w:val="000A53FA"/>
    <w:rsid w:val="00223982"/>
    <w:rsid w:val="003503FA"/>
    <w:rsid w:val="00503D4A"/>
    <w:rsid w:val="00521949"/>
    <w:rsid w:val="00676EE6"/>
    <w:rsid w:val="00836829"/>
    <w:rsid w:val="008858ED"/>
    <w:rsid w:val="008C3D89"/>
    <w:rsid w:val="008C4242"/>
    <w:rsid w:val="008E1316"/>
    <w:rsid w:val="00914711"/>
    <w:rsid w:val="00946B05"/>
    <w:rsid w:val="00A24202"/>
    <w:rsid w:val="00B1430D"/>
    <w:rsid w:val="00B5154D"/>
    <w:rsid w:val="00C220F1"/>
    <w:rsid w:val="00D87197"/>
    <w:rsid w:val="00F9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BB632"/>
  <w15:chartTrackingRefBased/>
  <w15:docId w15:val="{3DC7F6D9-2718-4809-B90A-53DA9535B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430D"/>
    <w:pPr>
      <w:spacing w:line="256" w:lineRule="auto"/>
    </w:pPr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B14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14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14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14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14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14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14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14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14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14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14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14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1430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1430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1430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1430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1430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1430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14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14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14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14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14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1430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1430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1430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14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1430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1430D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semiHidden/>
    <w:unhideWhenUsed/>
    <w:rsid w:val="00B1430D"/>
    <w:rPr>
      <w:color w:val="467886" w:themeColor="hyperlink"/>
      <w:u w:val="single"/>
    </w:rPr>
  </w:style>
  <w:style w:type="paragraph" w:styleId="Tekstkomentarza">
    <w:name w:val="annotation text"/>
    <w:basedOn w:val="Normalny"/>
    <w:link w:val="TekstkomentarzaZnak"/>
    <w:uiPriority w:val="99"/>
    <w:unhideWhenUsed/>
    <w:rsid w:val="00B1430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B1430D"/>
    <w:rPr>
      <w:kern w:val="0"/>
      <w:sz w:val="20"/>
      <w:szCs w:val="20"/>
      <w14:ligatures w14:val="non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B1430D"/>
    <w:rPr>
      <w:sz w:val="16"/>
      <w:szCs w:val="16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1430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1430D"/>
    <w:rPr>
      <w:b/>
      <w:bCs/>
      <w:kern w:val="0"/>
      <w:sz w:val="20"/>
      <w:szCs w:val="20"/>
      <w14:ligatures w14:val="none"/>
    </w:rPr>
  </w:style>
  <w:style w:type="paragraph" w:styleId="Poprawka">
    <w:name w:val="Revision"/>
    <w:hidden/>
    <w:uiPriority w:val="99"/>
    <w:semiHidden/>
    <w:rsid w:val="00032D76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9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iod.uj.edu.pl/monitoring-wizyjny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bip.uj.edu.pl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14f4aa8-7565-4430-ae02-70630ae400c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C7BFF0C1765AB428D2977E1561481EB" ma:contentTypeVersion="13" ma:contentTypeDescription="Utwórz nowy dokument." ma:contentTypeScope="" ma:versionID="d06d9d67fac3c8d43e419b08a0106a6a">
  <xsd:schema xmlns:xsd="http://www.w3.org/2001/XMLSchema" xmlns:xs="http://www.w3.org/2001/XMLSchema" xmlns:p="http://schemas.microsoft.com/office/2006/metadata/properties" xmlns:ns3="014f4aa8-7565-4430-ae02-70630ae400c6" xmlns:ns4="dce3bae0-9cf8-4497-824c-5f98cefb8f3f" targetNamespace="http://schemas.microsoft.com/office/2006/metadata/properties" ma:root="true" ma:fieldsID="d533caa5ed366bb6de593049dba341b7" ns3:_="" ns4:_="">
    <xsd:import namespace="014f4aa8-7565-4430-ae02-70630ae400c6"/>
    <xsd:import namespace="dce3bae0-9cf8-4497-824c-5f98cefb8f3f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4f4aa8-7565-4430-ae02-70630ae400c6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e3bae0-9cf8-4497-824c-5f98cefb8f3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krót wskazówki dotyczącej udostępniani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AC0E4C-7EB9-497B-9ABF-0C1E1B83D513}">
  <ds:schemaRefs>
    <ds:schemaRef ds:uri="http://purl.org/dc/terms/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dce3bae0-9cf8-4497-824c-5f98cefb8f3f"/>
    <ds:schemaRef ds:uri="http://purl.org/dc/elements/1.1/"/>
    <ds:schemaRef ds:uri="014f4aa8-7565-4430-ae02-70630ae400c6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E53A00E6-BFB7-42E5-9F99-E88C7EAE68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4f4aa8-7565-4430-ae02-70630ae400c6"/>
    <ds:schemaRef ds:uri="dce3bae0-9cf8-4497-824c-5f98cefb8f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846F9F-BAD3-4A6C-BEE6-94C44270BC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639</Words>
  <Characters>4280</Characters>
  <Application>Microsoft Office Word</Application>
  <DocSecurity>0</DocSecurity>
  <Lines>72</Lines>
  <Paragraphs>23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Tokarczyk</dc:creator>
  <cp:keywords/>
  <dc:description/>
  <cp:lastModifiedBy>Monika Tokarczyk</cp:lastModifiedBy>
  <cp:revision>6</cp:revision>
  <dcterms:created xsi:type="dcterms:W3CDTF">2026-01-05T10:43:00Z</dcterms:created>
  <dcterms:modified xsi:type="dcterms:W3CDTF">2026-01-07T06:24:00Z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0x0101004C7BFF0C1765AB428D2977E1561481EB</vt:lpwstr>
  </property>
</Properties>
</file>